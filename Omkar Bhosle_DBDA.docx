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PG-DBDA (March 2024cBatch set-B)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Name : Omkar Ankush Bhosle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LINUX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Q1. Write shell script to check if given year is leap year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Q2. Write shell script to print the fibonacci series up to certain number entered by user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3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Q3. write linux directory and file management script that allows user to perform following actions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Making new directory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Rename existing directory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Move an existing directory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Delete directory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Create file and create hardlink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1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CLOUD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Q1. EC2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Creating Ec2 instance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Giving name: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Choosing Linux AMI: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Choosing t2.micro instance type: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Creating new key pair: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Giving key pair name omkara and type RSA and format .ppk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356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Key pair created 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Keeping network setting as it is: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Tick Allow http: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Configure storage keeping as it is: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Launching instance: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Instance launch 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Instance summary and selecting ip address 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Selecting ip address Public IPv4: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000125"/>
            <wp:effectExtent b="0" l="0" r="0" t="0"/>
            <wp:docPr id="3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6837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ins w:author="AMV HUB" w:id="0" w:date="2024-03-16T03:36:55Z"/>
        </w:rPr>
      </w:pPr>
      <w:ins w:author="AMV HUB" w:id="0" w:date="2024-03-16T03:36:55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70">
      <w:pPr>
        <w:rPr>
          <w:ins w:author="AMV HUB" w:id="0" w:date="2024-03-16T03:36:55Z"/>
        </w:rPr>
      </w:pPr>
      <w:ins w:author="AMV HUB" w:id="0" w:date="2024-03-16T03:36:55Z">
        <w:r w:rsidDel="00000000" w:rsidR="00000000" w:rsidRPr="00000000">
          <w:rPr>
            <w:rtl w:val="0"/>
          </w:rPr>
          <w:t xml:space="preserve">Open putty:</w:t>
        </w:r>
      </w:ins>
    </w:p>
    <w:p w:rsidR="00000000" w:rsidDel="00000000" w:rsidP="00000000" w:rsidRDefault="00000000" w:rsidRPr="00000000" w14:paraId="00000071">
      <w:pPr>
        <w:rPr>
          <w:ins w:author="AMV HUB" w:id="0" w:date="2024-03-16T03:36:55Z"/>
        </w:rPr>
      </w:pPr>
      <w:ins w:author="AMV HUB" w:id="0" w:date="2024-03-16T03:36:55Z">
        <w:r w:rsidDel="00000000" w:rsidR="00000000" w:rsidRPr="00000000">
          <w:rPr/>
          <w:drawing>
            <wp:inline distB="114300" distT="114300" distL="114300" distR="114300">
              <wp:extent cx="4419600" cy="4362450"/>
              <wp:effectExtent b="0" l="0" r="0" t="0"/>
              <wp:docPr id="21" name="image34.png"/>
              <a:graphic>
                <a:graphicData uri="http://schemas.openxmlformats.org/drawingml/2006/picture">
                  <pic:pic>
                    <pic:nvPicPr>
                      <pic:cNvPr id="0" name="image34.png"/>
                      <pic:cNvPicPr preferRelativeResize="0"/>
                    </pic:nvPicPr>
                    <pic:blipFill>
                      <a:blip r:embed="rId2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19600" cy="436245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72">
      <w:pPr>
        <w:rPr>
          <w:ins w:author="AMV HUB" w:id="0" w:date="2024-03-16T03:36:55Z"/>
        </w:rPr>
      </w:pPr>
      <w:ins w:author="AMV HUB" w:id="0" w:date="2024-03-16T03:36:55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copying public ipv4 and paste it in host name 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4276725" cy="1762125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Going in SSH then Auth then selecting Credential: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4267200" cy="4295775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Browse private key omkara and then click on open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4257675" cy="432435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After opening then click on accept :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418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Putty opened: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Sudo -i : to enter in root: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Yum update -y: to update system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Yum install httpd -y: to install httpd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Systemctl start httpd: to start httpd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114300" distT="114300" distL="114300" distR="114300">
            <wp:extent cx="4629150" cy="9525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Systemctl status httpd: to check status of httpd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Systemctl enable httpd: to enable httpd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To change directory into html: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/>
        <w:drawing>
          <wp:inline distB="114300" distT="114300" distL="114300" distR="114300">
            <wp:extent cx="4429125" cy="55245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Create new file index.html: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3857625" cy="409575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Basic html code to display my name: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/>
        <w:drawing>
          <wp:inline distB="114300" distT="114300" distL="114300" distR="114300">
            <wp:extent cx="4733925" cy="1562100"/>
            <wp:effectExtent b="0" l="0" r="0" t="0"/>
            <wp:docPr id="3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Html page successfully created: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77100"/>
            <wp:effectExtent b="0" l="0" r="0" t="0"/>
            <wp:docPr id="3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20" Type="http://schemas.openxmlformats.org/officeDocument/2006/relationships/image" Target="media/image16.png"/><Relationship Id="rId42" Type="http://schemas.openxmlformats.org/officeDocument/2006/relationships/image" Target="media/image13.png"/><Relationship Id="rId41" Type="http://schemas.openxmlformats.org/officeDocument/2006/relationships/image" Target="media/image2.png"/><Relationship Id="rId22" Type="http://schemas.openxmlformats.org/officeDocument/2006/relationships/image" Target="media/image28.png"/><Relationship Id="rId44" Type="http://schemas.openxmlformats.org/officeDocument/2006/relationships/image" Target="media/image39.png"/><Relationship Id="rId21" Type="http://schemas.openxmlformats.org/officeDocument/2006/relationships/image" Target="media/image19.png"/><Relationship Id="rId43" Type="http://schemas.openxmlformats.org/officeDocument/2006/relationships/image" Target="media/image26.png"/><Relationship Id="rId24" Type="http://schemas.openxmlformats.org/officeDocument/2006/relationships/image" Target="media/image15.png"/><Relationship Id="rId46" Type="http://schemas.openxmlformats.org/officeDocument/2006/relationships/image" Target="media/image41.png"/><Relationship Id="rId23" Type="http://schemas.openxmlformats.org/officeDocument/2006/relationships/image" Target="media/image31.png"/><Relationship Id="rId45" Type="http://schemas.openxmlformats.org/officeDocument/2006/relationships/image" Target="media/image3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.png"/><Relationship Id="rId25" Type="http://schemas.openxmlformats.org/officeDocument/2006/relationships/image" Target="media/image24.png"/><Relationship Id="rId28" Type="http://schemas.openxmlformats.org/officeDocument/2006/relationships/image" Target="media/image4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34.png"/><Relationship Id="rId7" Type="http://schemas.openxmlformats.org/officeDocument/2006/relationships/image" Target="media/image27.png"/><Relationship Id="rId8" Type="http://schemas.openxmlformats.org/officeDocument/2006/relationships/image" Target="media/image42.png"/><Relationship Id="rId31" Type="http://schemas.openxmlformats.org/officeDocument/2006/relationships/image" Target="media/image37.png"/><Relationship Id="rId30" Type="http://schemas.openxmlformats.org/officeDocument/2006/relationships/image" Target="media/image29.png"/><Relationship Id="rId11" Type="http://schemas.openxmlformats.org/officeDocument/2006/relationships/image" Target="media/image32.png"/><Relationship Id="rId33" Type="http://schemas.openxmlformats.org/officeDocument/2006/relationships/image" Target="media/image3.png"/><Relationship Id="rId10" Type="http://schemas.openxmlformats.org/officeDocument/2006/relationships/image" Target="media/image22.png"/><Relationship Id="rId32" Type="http://schemas.openxmlformats.org/officeDocument/2006/relationships/image" Target="media/image9.png"/><Relationship Id="rId13" Type="http://schemas.openxmlformats.org/officeDocument/2006/relationships/image" Target="media/image30.png"/><Relationship Id="rId35" Type="http://schemas.openxmlformats.org/officeDocument/2006/relationships/image" Target="media/image38.png"/><Relationship Id="rId12" Type="http://schemas.openxmlformats.org/officeDocument/2006/relationships/image" Target="media/image5.png"/><Relationship Id="rId34" Type="http://schemas.openxmlformats.org/officeDocument/2006/relationships/image" Target="media/image18.png"/><Relationship Id="rId15" Type="http://schemas.openxmlformats.org/officeDocument/2006/relationships/image" Target="media/image6.png"/><Relationship Id="rId37" Type="http://schemas.openxmlformats.org/officeDocument/2006/relationships/image" Target="media/image35.png"/><Relationship Id="rId14" Type="http://schemas.openxmlformats.org/officeDocument/2006/relationships/image" Target="media/image33.png"/><Relationship Id="rId36" Type="http://schemas.openxmlformats.org/officeDocument/2006/relationships/image" Target="media/image40.png"/><Relationship Id="rId17" Type="http://schemas.openxmlformats.org/officeDocument/2006/relationships/image" Target="media/image7.png"/><Relationship Id="rId39" Type="http://schemas.openxmlformats.org/officeDocument/2006/relationships/image" Target="media/image10.png"/><Relationship Id="rId16" Type="http://schemas.openxmlformats.org/officeDocument/2006/relationships/image" Target="media/image23.png"/><Relationship Id="rId38" Type="http://schemas.openxmlformats.org/officeDocument/2006/relationships/image" Target="media/image12.png"/><Relationship Id="rId19" Type="http://schemas.openxmlformats.org/officeDocument/2006/relationships/image" Target="media/image21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